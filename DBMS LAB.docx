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D67" w:rsidRDefault="0040455C">
      <w:pPr>
        <w:rPr>
          <w:noProof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1 – DDL Commands using CREATE, ALTER, TRUNCATE, and DROP</w:t>
      </w:r>
    </w:p>
    <w:p w:rsidR="00E84008" w:rsidRDefault="00590D67">
      <w:r>
        <w:rPr>
          <w:noProof/>
        </w:rPr>
        <w:drawing>
          <wp:inline distT="0" distB="0" distL="0" distR="0">
            <wp:extent cx="5943600" cy="3146425"/>
            <wp:effectExtent l="19050" t="0" r="0" b="0"/>
            <wp:docPr id="3" name="Picture 0" descr="Screenshot 2025-06-18 143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18 14350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2040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0CD" w:rsidRDefault="00DC10CD">
      <w:r>
        <w:rPr>
          <w:noProof/>
        </w:rPr>
        <w:drawing>
          <wp:inline distT="0" distB="0" distL="0" distR="0">
            <wp:extent cx="5943600" cy="805180"/>
            <wp:effectExtent l="19050" t="0" r="0" b="0"/>
            <wp:docPr id="5" name="Picture 4" descr="Screenshot 2025-06-18 144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18 14480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67" w:rsidRDefault="00DC10C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EX. No. 2 – DDL Commands with Constraints</w:t>
      </w:r>
      <w:r>
        <w:rPr>
          <w:noProof/>
        </w:rPr>
        <w:drawing>
          <wp:inline distT="0" distB="0" distL="0" distR="0">
            <wp:extent cx="5943600" cy="312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6C7" w:rsidRDefault="003F16C7">
      <w:r>
        <w:rPr>
          <w:noProof/>
        </w:rPr>
        <w:drawing>
          <wp:inline distT="0" distB="0" distL="0" distR="0">
            <wp:extent cx="5943600" cy="31357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6C7" w:rsidRDefault="003F16C7">
      <w:r>
        <w:rPr>
          <w:noProof/>
        </w:rPr>
        <w:lastRenderedPageBreak/>
        <w:drawing>
          <wp:inline distT="0" distB="0" distL="0" distR="0">
            <wp:extent cx="5943600" cy="31180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4C" w:rsidRDefault="0068194C">
      <w:r>
        <w:rPr>
          <w:rFonts w:ascii="TimesNewRomanPS-BoldMT" w:hAnsi="TimesNewRomanPS-BoldMT" w:cs="TimesNewRomanPS-BoldMT"/>
          <w:b/>
          <w:bCs/>
          <w:sz w:val="24"/>
          <w:szCs w:val="24"/>
        </w:rPr>
        <w:t>EX 3 DML Commands using INSERT and SELECT</w:t>
      </w:r>
    </w:p>
    <w:p w:rsidR="0068194C" w:rsidRDefault="0068194C">
      <w:r>
        <w:rPr>
          <w:noProof/>
        </w:rPr>
        <w:drawing>
          <wp:inline distT="0" distB="0" distL="0" distR="0">
            <wp:extent cx="5943600" cy="31451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4C" w:rsidRDefault="0068194C">
      <w:r>
        <w:rPr>
          <w:noProof/>
        </w:rPr>
        <w:lastRenderedPageBreak/>
        <w:drawing>
          <wp:inline distT="0" distB="0" distL="0" distR="0">
            <wp:extent cx="5943600" cy="31000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4C" w:rsidRDefault="005A552B">
      <w:r>
        <w:rPr>
          <w:noProof/>
        </w:rPr>
        <w:drawing>
          <wp:inline distT="0" distB="0" distL="0" distR="0">
            <wp:extent cx="5943600" cy="311808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2B" w:rsidRDefault="005A552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4 – DML Commands using UPDATE and DELETE</w:t>
      </w:r>
    </w:p>
    <w:p w:rsidR="005A552B" w:rsidRDefault="005A552B">
      <w:r>
        <w:rPr>
          <w:noProof/>
        </w:rPr>
        <w:lastRenderedPageBreak/>
        <w:drawing>
          <wp:inline distT="0" distB="0" distL="0" distR="0">
            <wp:extent cx="5943600" cy="3087317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2B" w:rsidRDefault="005A552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5 – TCL Commands: COMMIT, SAVEPOINT,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ROLLBACK</w:t>
      </w:r>
      <w:proofErr w:type="gramEnd"/>
    </w:p>
    <w:p w:rsidR="00BF1370" w:rsidRDefault="00BF137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4116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370" w:rsidRDefault="00BF137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3840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370" w:rsidRDefault="00BF137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15597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370" w:rsidRDefault="00BF137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6 – DCL Commands: GRANT and REVOKE</w:t>
      </w:r>
    </w:p>
    <w:p w:rsidR="00BF1370" w:rsidRDefault="00796736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33608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36" w:rsidRDefault="00796736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35787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497FD2" w:rsidRDefault="00497FD2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F16C7" w:rsidRPr="00497FD2" w:rsidRDefault="003D1251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7 – SELECT with Various Clauses: WHERE, Pattern Matching</w:t>
      </w:r>
    </w:p>
    <w:p w:rsidR="003F16C7" w:rsidRDefault="002C78DB">
      <w:r>
        <w:rPr>
          <w:noProof/>
        </w:rPr>
        <w:drawing>
          <wp:inline distT="0" distB="0" distL="0" distR="0">
            <wp:extent cx="5943600" cy="3125629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DB" w:rsidRDefault="002C78DB">
      <w:r>
        <w:rPr>
          <w:noProof/>
        </w:rPr>
        <w:drawing>
          <wp:inline distT="0" distB="0" distL="0" distR="0">
            <wp:extent cx="5943600" cy="313840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DB" w:rsidRDefault="002C78DB">
      <w:r>
        <w:rPr>
          <w:noProof/>
        </w:rPr>
        <w:lastRenderedPageBreak/>
        <w:drawing>
          <wp:inline distT="0" distB="0" distL="0" distR="0">
            <wp:extent cx="5943600" cy="3138400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96" w:rsidRDefault="00635796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8  SELECT</w:t>
      </w:r>
      <w:proofErr w:type="gram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with Various Clauses: BETWEEN, IN, Aggregate Function</w:t>
      </w:r>
    </w:p>
    <w:p w:rsidR="00635796" w:rsidRDefault="00635796">
      <w:r>
        <w:rPr>
          <w:noProof/>
        </w:rPr>
        <w:drawing>
          <wp:inline distT="0" distB="0" distL="0" distR="0">
            <wp:extent cx="5943600" cy="3135787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158" w:rsidRDefault="00B45158">
      <w:r>
        <w:rPr>
          <w:noProof/>
        </w:rPr>
        <w:lastRenderedPageBreak/>
        <w:drawing>
          <wp:inline distT="0" distB="0" distL="0" distR="0">
            <wp:extent cx="5943600" cy="3125629"/>
            <wp:effectExtent l="1905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158" w:rsidRDefault="00B45158">
      <w:r>
        <w:rPr>
          <w:noProof/>
        </w:rPr>
        <w:drawing>
          <wp:inline distT="0" distB="0" distL="0" distR="0">
            <wp:extent cx="5943600" cy="3120405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5A7" w:rsidRDefault="006675A7">
      <w:r>
        <w:rPr>
          <w:noProof/>
        </w:rPr>
        <w:lastRenderedPageBreak/>
        <w:drawing>
          <wp:inline distT="0" distB="0" distL="0" distR="0">
            <wp:extent cx="5943600" cy="3120826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5A7" w:rsidRDefault="006675A7">
      <w:r>
        <w:rPr>
          <w:noProof/>
        </w:rPr>
        <w:drawing>
          <wp:inline distT="0" distB="0" distL="0" distR="0">
            <wp:extent cx="5943600" cy="15641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5A7" w:rsidRDefault="00111B5D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9 – SELECT with Various Clauses: GROUP BY, HAVING, ORDER BY</w:t>
      </w:r>
    </w:p>
    <w:p w:rsidR="00111B5D" w:rsidRDefault="00111B5D" w:rsidP="00111B5D">
      <w:r>
        <w:rPr>
          <w:noProof/>
        </w:rPr>
        <w:lastRenderedPageBreak/>
        <w:drawing>
          <wp:inline distT="0" distB="0" distL="0" distR="0">
            <wp:extent cx="5943600" cy="31204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B5D" w:rsidRDefault="00CF1445" w:rsidP="00111B5D">
      <w:r>
        <w:rPr>
          <w:noProof/>
        </w:rPr>
        <w:drawing>
          <wp:inline distT="0" distB="0" distL="0" distR="0">
            <wp:extent cx="5943600" cy="31436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445" w:rsidRDefault="00CF1445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15681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10 – Query with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Subquery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and Correlated Query</w:t>
      </w:r>
    </w:p>
    <w:p w:rsidR="00CF1445" w:rsidRDefault="00D31130" w:rsidP="00111B5D">
      <w:r>
        <w:rPr>
          <w:noProof/>
        </w:rPr>
        <w:drawing>
          <wp:inline distT="0" distB="0" distL="0" distR="0">
            <wp:extent cx="5943600" cy="311808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130" w:rsidRDefault="00D31130" w:rsidP="00111B5D">
      <w:r>
        <w:rPr>
          <w:noProof/>
        </w:rPr>
        <w:lastRenderedPageBreak/>
        <w:drawing>
          <wp:inline distT="0" distB="0" distL="0" distR="0">
            <wp:extent cx="5943600" cy="31283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5D6">
        <w:rPr>
          <w:noProof/>
        </w:rPr>
        <w:drawing>
          <wp:inline distT="0" distB="0" distL="0" distR="0">
            <wp:extent cx="5943600" cy="12410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35D6">
        <w:rPr>
          <w:noProof/>
        </w:rPr>
        <w:drawing>
          <wp:inline distT="0" distB="0" distL="0" distR="0">
            <wp:extent cx="5943600" cy="129738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7E2" w:rsidRDefault="002467E2" w:rsidP="00111B5D"/>
    <w:p w:rsidR="002467E2" w:rsidRDefault="002467E2" w:rsidP="00111B5D"/>
    <w:p w:rsidR="002467E2" w:rsidRDefault="002467E2" w:rsidP="00111B5D"/>
    <w:p w:rsidR="002467E2" w:rsidRDefault="002467E2" w:rsidP="00111B5D"/>
    <w:p w:rsidR="002467E2" w:rsidRDefault="002467E2" w:rsidP="00111B5D"/>
    <w:p w:rsidR="002467E2" w:rsidRDefault="002467E2" w:rsidP="00111B5D"/>
    <w:p w:rsidR="002467E2" w:rsidRDefault="002467E2" w:rsidP="00111B5D"/>
    <w:p w:rsidR="0035722C" w:rsidRDefault="0035722C" w:rsidP="00111B5D"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EX. No. 11 – Query with Joins: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EquiJoin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,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InnerJoin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,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OuterJoin</w:t>
      </w:r>
      <w:proofErr w:type="spellEnd"/>
    </w:p>
    <w:p w:rsidR="002467E2" w:rsidRDefault="002467E2" w:rsidP="00111B5D">
      <w:r>
        <w:rPr>
          <w:noProof/>
        </w:rPr>
        <w:drawing>
          <wp:inline distT="0" distB="0" distL="0" distR="0">
            <wp:extent cx="5943600" cy="3143773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7E2" w:rsidRDefault="002467E2" w:rsidP="00111B5D">
      <w:r>
        <w:rPr>
          <w:noProof/>
        </w:rPr>
        <w:drawing>
          <wp:inline distT="0" distB="0" distL="0" distR="0">
            <wp:extent cx="5943600" cy="313840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E5" w:rsidRDefault="007231E5" w:rsidP="00111B5D">
      <w:r>
        <w:rPr>
          <w:noProof/>
        </w:rPr>
        <w:lastRenderedPageBreak/>
        <w:drawing>
          <wp:inline distT="0" distB="0" distL="0" distR="0">
            <wp:extent cx="5943600" cy="3130853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66733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EX. No. 12 – Query with VIEW and INDEX</w:t>
      </w:r>
    </w:p>
    <w:p w:rsidR="0035722C" w:rsidRDefault="0035722C" w:rsidP="00111B5D">
      <w:r>
        <w:rPr>
          <w:noProof/>
        </w:rPr>
        <w:drawing>
          <wp:inline distT="0" distB="0" distL="0" distR="0">
            <wp:extent cx="5943600" cy="2876890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58874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2C" w:rsidRDefault="0035722C" w:rsidP="00111B5D">
      <w:pPr>
        <w:rPr>
          <w:noProof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EX. No. 13 – Query with AUTO_INCREME</w:t>
      </w:r>
      <w:r w:rsidR="000312BC">
        <w:rPr>
          <w:rFonts w:ascii="TimesNewRomanPS-BoldMT" w:hAnsi="TimesNewRomanPS-BoldMT" w:cs="TimesNewRomanPS-BoldMT"/>
          <w:b/>
          <w:bCs/>
          <w:sz w:val="24"/>
          <w:szCs w:val="24"/>
        </w:rPr>
        <w:t>NT SEQUENCES</w:t>
      </w:r>
      <w:r w:rsidR="000312BC">
        <w:rPr>
          <w:noProof/>
        </w:rPr>
        <w:t xml:space="preserve"> </w:t>
      </w:r>
      <w:r w:rsidR="000312BC">
        <w:rPr>
          <w:noProof/>
        </w:rPr>
        <w:drawing>
          <wp:inline distT="0" distB="0" distL="0" distR="0">
            <wp:extent cx="5943600" cy="3120405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12BC" w:rsidRPr="000312BC">
        <w:rPr>
          <w:noProof/>
        </w:rPr>
        <w:t xml:space="preserve"> </w:t>
      </w:r>
      <w:r w:rsidR="000312BC">
        <w:rPr>
          <w:noProof/>
        </w:rPr>
        <w:drawing>
          <wp:inline distT="0" distB="0" distL="0" distR="0">
            <wp:extent cx="5943600" cy="3128379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2BC" w:rsidRDefault="000312BC" w:rsidP="00111B5D">
      <w:pPr>
        <w:rPr>
          <w:noProof/>
        </w:rPr>
      </w:pPr>
    </w:p>
    <w:p w:rsidR="000312BC" w:rsidRDefault="000312BC" w:rsidP="00111B5D">
      <w:pPr>
        <w:rPr>
          <w:noProof/>
        </w:rPr>
      </w:pPr>
    </w:p>
    <w:p w:rsidR="000312BC" w:rsidRDefault="000312BC" w:rsidP="00111B5D">
      <w:pPr>
        <w:rPr>
          <w:noProof/>
        </w:rPr>
      </w:pPr>
    </w:p>
    <w:p w:rsidR="000312BC" w:rsidRDefault="000312BC" w:rsidP="00111B5D">
      <w:pPr>
        <w:rPr>
          <w:noProof/>
        </w:rPr>
      </w:pPr>
    </w:p>
    <w:p w:rsidR="001D4992" w:rsidRDefault="001D4992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EX. No. 14 – Simple Programming using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REPEAT</w:t>
      </w:r>
      <w:proofErr w:type="gram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and WHILE</w:t>
      </w:r>
    </w:p>
    <w:p w:rsidR="00EB6DFF" w:rsidRDefault="00EB6DFF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38400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03C" w:rsidRDefault="006B703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15 – Simple Programming using CASE and LOOP</w:t>
      </w:r>
    </w:p>
    <w:p w:rsidR="006B703C" w:rsidRDefault="006B703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35787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03C" w:rsidRDefault="006B703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56395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DFF" w:rsidRDefault="00EB6DFF" w:rsidP="00111B5D">
      <w:pPr>
        <w:rPr>
          <w:del w:id="0" w:author="Madhav 123456" w:date="2025-06-30T14:41:00Z"/>
          <w:rFonts w:ascii="TimesNewRomanPS-BoldMT" w:hAnsi="TimesNewRomanPS-BoldMT" w:cs="TimesNewRomanPS-BoldMT"/>
          <w:b/>
          <w:bCs/>
          <w:sz w:val="24"/>
          <w:szCs w:val="24"/>
        </w:rPr>
      </w:pPr>
    </w:p>
    <w:p w:rsidR="0035722C" w:rsidRDefault="0035722C" w:rsidP="00111B5D">
      <w:pPr>
        <w:rPr>
          <w:del w:id="1" w:author="Madhav 123456" w:date="2025-06-30T14:41:00Z"/>
        </w:rPr>
      </w:pPr>
    </w:p>
    <w:p w:rsidR="0035722C" w:rsidRDefault="0035722C" w:rsidP="00111B5D">
      <w:pPr>
        <w:rPr>
          <w:del w:id="2" w:author="Madhav 123456" w:date="2025-06-30T14:41:00Z"/>
        </w:rPr>
      </w:pPr>
    </w:p>
    <w:p w:rsidR="002C78DB" w:rsidRDefault="002C78DB">
      <w:pPr>
        <w:rPr>
          <w:del w:id="3" w:author="Madhav 123456" w:date="2025-06-30T14:41:00Z"/>
        </w:rPr>
      </w:pPr>
    </w:p>
    <w:p w:rsidR="00AB6C6C" w:rsidRDefault="00AB6C6C" w:rsidP="00111B5D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ins w:id="4" w:author="Madhav 123456" w:date="2025-06-30T14:41:00Z">
        <w:r>
          <w:rPr>
            <w:rFonts w:ascii="TimesNewRomanPS-BoldMT" w:hAnsi="TimesNewRomanPS-BoldMT" w:cs="TimesNewRomanPS-BoldMT"/>
            <w:b/>
            <w:bCs/>
            <w:sz w:val="24"/>
            <w:szCs w:val="24"/>
          </w:rPr>
          <w:t>EX. No. 16 – High-Level Programming Extensions – Procedures</w:t>
        </w:r>
      </w:ins>
    </w:p>
    <w:p w:rsidR="002C78DB" w:rsidRPr="00B433AC" w:rsidRDefault="00FD042C">
      <w:pPr>
        <w:rPr>
          <w:ins w:id="5" w:author="Madhav 123456" w:date="2025-06-30T14:41:00Z"/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20405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D2" w:rsidRDefault="00B433A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EX. No. 17 – High-Level Programming Extensions – Function</w:t>
      </w:r>
    </w:p>
    <w:p w:rsidR="00B433AC" w:rsidRDefault="00B433AC">
      <w:r>
        <w:rPr>
          <w:noProof/>
        </w:rPr>
        <w:drawing>
          <wp:inline distT="0" distB="0" distL="0" distR="0">
            <wp:extent cx="5943600" cy="3159172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3AC" w:rsidRDefault="00B433AC">
      <w:r>
        <w:rPr>
          <w:noProof/>
        </w:rPr>
        <w:drawing>
          <wp:inline distT="0" distB="0" distL="0" distR="0">
            <wp:extent cx="5943600" cy="3138546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3AC" w:rsidRDefault="00B433AC">
      <w:r>
        <w:rPr>
          <w:noProof/>
        </w:rPr>
        <w:lastRenderedPageBreak/>
        <w:drawing>
          <wp:inline distT="0" distB="0" distL="0" distR="0">
            <wp:extent cx="5943600" cy="3125629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69" w:rsidRDefault="00D0626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18 – High-Level Programming Extensions – Cursors</w:t>
      </w:r>
    </w:p>
    <w:p w:rsidR="00D06269" w:rsidRDefault="00D06269">
      <w:r>
        <w:rPr>
          <w:noProof/>
        </w:rPr>
        <w:drawing>
          <wp:inline distT="0" distB="0" distL="0" distR="0">
            <wp:extent cx="5943600" cy="3130853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69" w:rsidRDefault="00D06269">
      <w:r>
        <w:rPr>
          <w:noProof/>
        </w:rPr>
        <w:lastRenderedPageBreak/>
        <w:drawing>
          <wp:inline distT="0" distB="0" distL="0" distR="0">
            <wp:extent cx="5943600" cy="3120405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269" w:rsidRDefault="00D0626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EX. No. 19 – High-Level Programming Extensions – Triggers</w:t>
      </w:r>
    </w:p>
    <w:p w:rsidR="00D06269" w:rsidRDefault="00D0626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64401"/>
            <wp:effectExtent l="19050" t="0" r="0" b="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F0" w:rsidRDefault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 w:rsidRPr="009373F0"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-762000</wp:posOffset>
            </wp:positionV>
            <wp:extent cx="5944184" cy="3135887"/>
            <wp:effectExtent l="19050" t="0" r="0" b="0"/>
            <wp:wrapSquare wrapText="bothSides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3F0" w:rsidRDefault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9373F0" w:rsidRDefault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9373F0" w:rsidRDefault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9373F0" w:rsidRDefault="009373F0"/>
    <w:p w:rsidR="009373F0" w:rsidRDefault="009373F0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20 –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String Functions – REPLACE, REPEAT, REVERSE, RIGHT, LEFT, RPAD, </w:t>
      </w:r>
      <w:proofErr w:type="gram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LPAD</w:t>
      </w:r>
      <w:proofErr w:type="gramEnd"/>
    </w:p>
    <w:p w:rsidR="009373F0" w:rsidRDefault="009373F0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12858"/>
            <wp:effectExtent l="19050" t="0" r="0" b="0"/>
            <wp:docPr id="51" name="Picture 28" descr="C:\Users\madha\OneDrive\Pictures\Screenshots\Screenshot 2025-07-01 115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dha\OneDrive\Pictures\Screenshots\Screenshot 2025-07-01 11510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BDB" w:rsidRDefault="009373F0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282070"/>
            <wp:effectExtent l="19050" t="0" r="0" b="0"/>
            <wp:docPr id="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BDB" w:rsidRDefault="00197BDB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057569"/>
            <wp:effectExtent l="19050" t="0" r="0" b="0"/>
            <wp:docPr id="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3F0" w:rsidRDefault="009373F0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13003530" cy="7183120"/>
            <wp:effectExtent l="19050" t="0" r="7620" b="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3530" cy="718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73F0" w:rsidRDefault="009373F0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21 –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String Functions – SPACE, SUBSTR, UPPER, LOWER, TRIM, LENGTH</w:t>
      </w:r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25629"/>
            <wp:effectExtent l="1905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38400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1702567"/>
            <wp:effectExtent l="19050" t="0" r="0" b="0"/>
            <wp:docPr id="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 xml:space="preserve">EX. No. 22 – Database Connectivity Using PHP and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2378710" cy="1694180"/>
            <wp:effectExtent l="19050" t="0" r="2540" b="0"/>
            <wp:docPr id="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39" w:rsidRDefault="00E86139" w:rsidP="00E8613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23 – Case Scenario: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Queries Implementation for Train Ticket Reservation System to</w:t>
      </w:r>
    </w:p>
    <w:p w:rsidR="00E86139" w:rsidRDefault="00E86139" w:rsidP="00E8613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Receive Tickets through Social Network</w:t>
      </w:r>
    </w:p>
    <w:p w:rsidR="00E86139" w:rsidRDefault="00E86139" w:rsidP="00E8613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43624"/>
            <wp:effectExtent l="19050" t="0" r="0" b="0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39" w:rsidRDefault="00E86139" w:rsidP="00E8613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24 – Case Scenario: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Queries Implementation for College Admission Form</w:t>
      </w:r>
    </w:p>
    <w:p w:rsidR="00E86139" w:rsidRDefault="00E86139" w:rsidP="00E8613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3118188"/>
            <wp:effectExtent l="19050" t="0" r="0" b="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BF3" w:rsidRDefault="00A21BF3" w:rsidP="00A21BF3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EX. No. 25 – Case Scenario: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MySQL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Queries Implementation for QR Enabled Automatic Bus Ticket</w:t>
      </w:r>
    </w:p>
    <w:p w:rsidR="00A21BF3" w:rsidRDefault="00A21BF3" w:rsidP="00A21BF3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Booking System</w:t>
      </w:r>
    </w:p>
    <w:p w:rsidR="00A21BF3" w:rsidRDefault="00A21BF3" w:rsidP="00A21BF3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sz w:val="24"/>
          <w:szCs w:val="24"/>
        </w:rPr>
        <w:drawing>
          <wp:inline distT="0" distB="0" distL="0" distR="0">
            <wp:extent cx="5943600" cy="3102815"/>
            <wp:effectExtent l="19050" t="0" r="0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39" w:rsidRDefault="00E86139" w:rsidP="00E86139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592E79" w:rsidRDefault="00592E79" w:rsidP="009373F0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:rsidR="00D06269" w:rsidRDefault="00D06269">
      <w:r>
        <w:lastRenderedPageBreak/>
        <w:br w:type="textWrapping" w:clear="all"/>
      </w:r>
    </w:p>
    <w:sectPr w:rsidR="00D06269" w:rsidSect="00E840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40455C"/>
    <w:rsid w:val="000312BC"/>
    <w:rsid w:val="00111B5D"/>
    <w:rsid w:val="00197BDB"/>
    <w:rsid w:val="001A416D"/>
    <w:rsid w:val="001D4992"/>
    <w:rsid w:val="00216D90"/>
    <w:rsid w:val="002467E2"/>
    <w:rsid w:val="002C78DB"/>
    <w:rsid w:val="0035722C"/>
    <w:rsid w:val="003A5112"/>
    <w:rsid w:val="003D1251"/>
    <w:rsid w:val="003F16C7"/>
    <w:rsid w:val="0040455C"/>
    <w:rsid w:val="0045460F"/>
    <w:rsid w:val="00460DA6"/>
    <w:rsid w:val="00497FD2"/>
    <w:rsid w:val="004E09CA"/>
    <w:rsid w:val="00590D67"/>
    <w:rsid w:val="00592E79"/>
    <w:rsid w:val="005A552B"/>
    <w:rsid w:val="006223E7"/>
    <w:rsid w:val="00635796"/>
    <w:rsid w:val="00637093"/>
    <w:rsid w:val="006374B7"/>
    <w:rsid w:val="006675A7"/>
    <w:rsid w:val="0068194C"/>
    <w:rsid w:val="006B6F6E"/>
    <w:rsid w:val="006B703C"/>
    <w:rsid w:val="00714112"/>
    <w:rsid w:val="007231E5"/>
    <w:rsid w:val="00796736"/>
    <w:rsid w:val="009373F0"/>
    <w:rsid w:val="009B094C"/>
    <w:rsid w:val="009F624F"/>
    <w:rsid w:val="00A21BF3"/>
    <w:rsid w:val="00A466B0"/>
    <w:rsid w:val="00A5581C"/>
    <w:rsid w:val="00AB6C6C"/>
    <w:rsid w:val="00AE0154"/>
    <w:rsid w:val="00AE0D21"/>
    <w:rsid w:val="00B00269"/>
    <w:rsid w:val="00B433AC"/>
    <w:rsid w:val="00B45158"/>
    <w:rsid w:val="00BF1370"/>
    <w:rsid w:val="00CF1445"/>
    <w:rsid w:val="00D06269"/>
    <w:rsid w:val="00D31130"/>
    <w:rsid w:val="00D85428"/>
    <w:rsid w:val="00DC10CD"/>
    <w:rsid w:val="00E70196"/>
    <w:rsid w:val="00E84008"/>
    <w:rsid w:val="00E86139"/>
    <w:rsid w:val="00EB6DFF"/>
    <w:rsid w:val="00F00CC8"/>
    <w:rsid w:val="00F6157C"/>
    <w:rsid w:val="00FB35D6"/>
    <w:rsid w:val="00FD04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40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0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D67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AB6C6C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F93968-D59E-4FDB-905A-C0B86E758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 123456</dc:creator>
  <cp:lastModifiedBy>Madhav 123456</cp:lastModifiedBy>
  <cp:revision>2</cp:revision>
  <dcterms:created xsi:type="dcterms:W3CDTF">2025-07-03T12:41:00Z</dcterms:created>
  <dcterms:modified xsi:type="dcterms:W3CDTF">2025-07-03T12:41:00Z</dcterms:modified>
</cp:coreProperties>
</file>